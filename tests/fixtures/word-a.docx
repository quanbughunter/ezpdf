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Hợp đồng dịch vụ</w:t>
      </w:r>
    </w:p>
    <w:p>
      <w:r>
        <w:t xml:space="preserve">Đoạn mở đầu có </w:t>
      </w:r>
      <w:r>
        <w:rPr>
          <w:b/>
        </w:rPr>
        <w:t>chữ đậm</w:t>
      </w:r>
      <w:r>
        <w:t xml:space="preserve">, </w:t>
      </w:r>
      <w:r>
        <w:rPr>
          <w:i/>
        </w:rPr>
        <w:t>chữ nghiêng</w:t>
      </w:r>
      <w:r>
        <w:t xml:space="preserve">, </w:t>
      </w:r>
      <w:r>
        <w:rPr>
          <w:u w:val="single"/>
        </w:rPr>
        <w:t>gạch chân</w:t>
      </w:r>
      <w:r>
        <w:t xml:space="preserve"> và </w:t>
      </w:r>
      <w:r>
        <w:rPr>
          <w:color w:val="B42318"/>
          <w:sz w:val="28"/>
        </w:rPr>
        <w:t>chữ đỏ cỡ 14</w:t>
      </w:r>
      <w:r>
        <w:t>. Tiếng Việt đủ dấu: ắ ằ ẳ ẵ ặ ơ ư đ.</w:t>
      </w:r>
    </w:p>
    <w:p>
      <w:pPr>
        <w:jc w:val="center"/>
      </w:pPr>
      <w:r>
        <w:rPr>
          <w:rFonts w:ascii="Times New Roman" w:hAnsi="Times New Roman"/>
        </w:rPr>
        <w:t>Đoạn thứ hai căn giữa, phông Times New Roman.</w:t>
      </w:r>
    </w:p>
    <w:p>
      <w:r>
        <w:t>Đoạn để xóa: dòng này sẽ bị xóa trong bài kiểm.</w:t>
      </w:r>
    </w:p>
    <w:p>
      <w:pPr>
        <w:pStyle w:val="Heading2"/>
      </w:pPr>
      <w:r>
        <w:t>Danh sách</w:t>
      </w:r>
    </w:p>
    <w:p>
      <w:pPr>
        <w:pStyle w:val="ListBullet"/>
      </w:pPr>
      <w:r>
        <w:t>Mục gạch đầu dòng một</w:t>
      </w:r>
    </w:p>
    <w:p>
      <w:pPr>
        <w:pStyle w:val="ListBullet"/>
      </w:pPr>
      <w:r>
        <w:t>Mục gạch đầu dòng hai</w:t>
      </w:r>
    </w:p>
    <w:p>
      <w:pPr>
        <w:pStyle w:val="ListNumber"/>
      </w:pPr>
      <w:r>
        <w:t>Bước một</w:t>
      </w:r>
    </w:p>
    <w:p>
      <w:pPr>
        <w:pStyle w:val="ListNumber"/>
      </w:pPr>
      <w:r>
        <w:t>Bước hai</w:t>
      </w:r>
    </w:p>
    <w:p>
      <w:pPr>
        <w:pStyle w:val="ListNumber"/>
      </w:pPr>
      <w:r>
        <w:t>Bước ba</w:t>
      </w:r>
    </w:p>
    <w:p>
      <w:pPr>
        <w:pStyle w:val="Heading2"/>
      </w:pPr>
      <w:r>
        <w:t>Bảng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6048"/>
            <w:gridSpan w:val="2"/>
          </w:tcPr>
          <w:p>
            <w:r>
              <w:t>Ô gộp ngang</w:t>
            </w:r>
          </w:p>
        </w:tc>
        <w:tc>
          <w:tcPr>
            <w:tcW w:type="dxa" w:w="3024"/>
          </w:tcPr>
          <w:p>
            <w:r>
              <w:t>Ô 1.3</w:t>
            </w:r>
          </w:p>
        </w:tc>
      </w:tr>
      <w:tr>
        <w:tc>
          <w:tcPr>
            <w:tcW w:type="dxa" w:w="3024"/>
          </w:tcPr>
          <w:p>
            <w:r>
              <w:t>Ô 2.1</w:t>
            </w:r>
          </w:p>
        </w:tc>
        <w:tc>
          <w:tcPr>
            <w:tcW w:type="dxa" w:w="3024"/>
          </w:tcPr>
          <w:p>
            <w:r>
              <w:t>Ô 2.2</w:t>
            </w:r>
          </w:p>
        </w:tc>
        <w:tc>
          <w:tcPr>
            <w:tcW w:type="dxa" w:w="3024"/>
            <w:vMerge w:val="restart"/>
          </w:tcPr>
          <w:p>
            <w:r>
              <w:t>Ô gộp dọc</w:t>
            </w:r>
          </w:p>
        </w:tc>
      </w:tr>
      <w:tr>
        <w:tc>
          <w:tcPr>
            <w:tcW w:type="dxa" w:w="3024"/>
          </w:tcPr>
          <w:p>
            <w:r>
              <w:t>Ô 3.1</w:t>
            </w:r>
          </w:p>
        </w:tc>
        <w:tc>
          <w:tcPr>
            <w:tcW w:type="dxa" w:w="3024"/>
          </w:tcPr>
          <w:p>
            <w:r>
              <w:t>Ô 3.2</w:t>
            </w:r>
          </w:p>
        </w:tc>
        <w:tc>
          <w:tcPr>
            <w:tcW w:type="dxa" w:w="3024"/>
            <w:vMerge/>
          </w:tcPr>
          <w:p/>
        </w:tc>
      </w:tr>
    </w:tbl>
    <w:p>
      <w:r>
        <w:t xml:space="preserve">Hình: </w:t>
      </w:r>
      <w:r>
        <w:drawing>
          <wp:inline xmlns:a="http://schemas.openxmlformats.org/drawingml/2006/main" xmlns:pic="http://schemas.openxmlformats.org/drawingml/2006/picture">
            <wp:extent cx="1440000" cy="7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Liên kết: </w:t>
      </w:r>
      <w:hyperlink r:id="rId12">
        <w:r>
          <w:rPr>
            <w:rStyle w:val="Hyperlink"/>
            <w:color w:val="0563C1"/>
            <w:u w:val="single"/>
          </w:rPr>
          <w:t>trang ví dụ</w:t>
        </w:r>
      </w:hyperlink>
      <w:r>
        <w:t xml:space="preserve"> ở giữa câu.</w:t>
      </w:r>
    </w:p>
    <w:p>
      <w:bookmarkStart w:id="7" w:name="Muc_tieu"/>
      <w:r>
        <w:t>Đoạn có dấu trang (bookmark).</w:t>
      </w:r>
      <w:bookmarkEnd w:id="7"/>
    </w:p>
    <w:p>
      <w:r>
        <w:t>Cột</w:t>
        <w:tab/>
        <w:t>sau tab</w:t>
      </w:r>
    </w:p>
    <w:p>
      <w:r>
        <w:t>Dòng một</w:t>
        <w:br/>
      </w:r>
      <w:r>
        <w:t>dòng hai sau ngắt dòng</w:t>
      </w:r>
    </w:p>
    <w:p>
      <w:r>
        <w:t xml:space="preserve">Trang hiện tại: </w:t>
      </w:r>
      <w:r>
        <w:fldChar w:fldCharType="begin"/>
      </w:r>
      <w:r>
        <w:instrText xml:space="preserve"> PAGE </w:instrText>
      </w:r>
      <w:r>
        <w:fldChar w:fldCharType="separate"/>
      </w:r>
      <w:r>
        <w:t>1</w:t>
      </w:r>
      <w:r>
        <w:fldChar w:fldCharType="end"/>
      </w:r>
    </w:p>
    <w:p>
      <w:r>
        <w:t xml:space="preserve">Đoạn có </w:t>
      </w:r>
      <w:ins w:id="1" w:author="Kiểm thử" w:date="2026-10-30T10:00:00Z">
        <w:r>
          <w:t xml:space="preserve">chữ chèn thêm </w:t>
        </w:r>
      </w:ins>
      <w:del w:id="2" w:author="Kiểm thử" w:date="2026-10-30T10:00:00Z">
        <w:r>
          <w:delText>chữ bị xóa</w:delText>
        </w:r>
      </w:del>
      <w:r>
        <w:t xml:space="preserve"> theo dõi thay đổi.</w:t>
      </w:r>
    </w:p>
    <w:p>
      <w:r>
        <w:t xml:space="preserve">Công thức: </w:t>
      </w:r>
      <m:oMath>
        <m:r>
          <m:t>E=mc²</m:t>
        </m:r>
      </m:oMath>
    </w:p>
    <w:sdt>
      <w:sdtPr>
        <w:alias w:val="Ô nội dung"/>
      </w:sdtPr>
      <w:sdtContent>
        <w:p>
          <w:r>
            <w:t>Nội dung trong ô điều khiển.</w:t>
          </w:r>
        </w:p>
      </w:sdtContent>
    </w:sdt>
    <w:p>
      <w:r>
        <w:t>Trước ngắt trang.</w:t>
        <w:br w:type="page"/>
      </w:r>
      <w:r>
        <w:t>Sau ngắt trang.</w:t>
      </w:r>
    </w:p>
    <w:p>
      <w:r>
        <w:t>Đoạn cuối của tài liệu.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Công ty ezPDF · Đầu trang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example.com/ez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