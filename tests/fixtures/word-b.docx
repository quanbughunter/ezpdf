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bookmarkStart w:id="11" w:name="_Toc1"/>
      <w:r>
        <w:t>Chương một</w:t>
      </w:r>
      <w:bookmarkEnd w:id="11"/>
    </w:p>
    <w:p>
      <w:r>
        <w:t xml:space="preserve">Câu có </w:t>
      </w:r>
      <w:commentRangeStart w:id="0"/>
      <w:r>
        <w:t>lời bình</w:t>
      </w:r>
      <w:commentRangeEnd w:id="0"/>
      <w:r>
        <w:rPr>
          <w:rStyle w:val="CommentReference"/>
        </w:rPr>
        <w:commentReference w:id="0"/>
      </w:r>
      <w:r>
        <w:t xml:space="preserve"> ở giữa.</w:t>
      </w:r>
    </w:p>
    <w:p>
      <w:r>
        <w:t xml:space="preserve">Số trang: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 xml:space="preserve"> là trường giữa câu.</w:t>
      </w:r>
    </w:p>
    <w:p>
      <w:r>
        <w:rPr>
          <w14:textOutline w14:w="9525" w14:cap="flat" w14:cmpd="sng" w14:algn="ctr">
            <w14:solidFill>
              <w14:srgbClr w14:val="0B6E69"/>
            </w14:solidFill>
          </w14:textOutline>
        </w:rPr>
        <w:t>Chữ có viền (hiệu ứng Word 2010)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Ô sẽ sửa</w:t>
            </w:r>
          </w:p>
        </w:tc>
        <w:tc>
          <w:tcPr>
            <w:tcW w:type="dxa" w:w="4320"/>
          </w:tcPr>
          <w:p>
            <w:bookmarkStart w:id="21" w:name="O_dau_trang"/>
            <w:r>
              <w:t>Ô có dấu trang</w:t>
            </w:r>
          </w:p>
          <w:bookmarkEnd w:id="21"/>
        </w:tc>
      </w:tr>
      <w:tr>
        <w:tc>
          <w:tcPr>
            <w:tcW w:type="dxa" w:w="4320"/>
          </w:tcPr>
          <w:p>
            <w:r>
              <w:t>Ô 2.1</w:t>
            </w:r>
          </w:p>
        </w:tc>
        <w:tc>
          <w:tcPr>
            <w:tcW w:type="dxa" w:w="4320"/>
          </w:tcPr>
          <w:p>
            <w:r>
              <w:t>Ô 2.2</w:t>
            </w:r>
          </w:p>
        </w:tc>
      </w:tr>
    </w:tbl>
    <w:p>
      <w:pPr>
        <w:rPr>
          <w:ins w:id="31" w:author="Kiểm thử" w:date="2026-10-30T10:00:00Z"/>
        </w:rPr>
      </w:pPr>
      <w:r>
        <w:t>Dấu đoạn được chèn khi theo dõi thay đổi.</w:t>
      </w:r>
    </w:p>
    <w:p>
      <w:r>
        <w:t>Cuối phần dọc.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Phần ngang.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Kiểm thử" w:initials="KT" w:date="2026-10-30T16:15:31Z">
    <w:p>
      <w:pPr>
        <w:pStyle w:val="CommentText"/>
      </w:pPr>
      <w:r>
        <w:rPr>
          <w:rStyle w:val="CommentReference"/>
        </w:rPr>
        <w:annotationRef/>
      </w:r>
      <w:r>
        <w:t>Xem lại chỗ này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